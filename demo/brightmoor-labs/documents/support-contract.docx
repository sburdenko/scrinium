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6790a95fad4b04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Support and Service Level Agreement</w:t>
      </w:r>
    </w:p>
    <w:p>
      <w:r>
        <w:t xml:space="preserve">This agreement between Brightmoor Labs GmbH and the customer describes how Brightmoor supports the Brightmoor Sync service.</w:t>
      </w:r>
    </w:p>
    <w:p>
      <w:pPr>
        <w:pStyle w:val="Heading1"/>
      </w:pPr>
      <w:r>
        <w:t xml:space="preserve">Support priorities</w:t>
      </w:r>
    </w:p>
    <w:p>
      <w:r>
        <w:t xml:space="preserve">The customer sets the priority when opening a ticket. Brightmoor may change it after the first response and explains why.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p>
            <w:r>
              <w:t xml:space="preserve">Priority</w:t>
            </w:r>
          </w:p>
        </w:tc>
        <w:tc>
          <w:p>
            <w:r>
              <w:t xml:space="preserve">Example</w:t>
            </w:r>
          </w:p>
        </w:tc>
        <w:tc>
          <w:p>
            <w:r>
              <w:t xml:space="preserve">First response</w:t>
            </w:r>
          </w:p>
        </w:tc>
      </w:tr>
      <w:tr>
        <w:tc>
          <w:p>
            <w:r>
              <w:t xml:space="preserve">P1</w:t>
            </w:r>
          </w:p>
        </w:tc>
        <w:tc>
          <w:p>
            <w:r>
              <w:t xml:space="preserve">Sync has stopped for all users</w:t>
            </w:r>
          </w:p>
        </w:tc>
        <w:tc>
          <w:p>
            <w:r>
              <w:t xml:space="preserve">1 hour, 24/7</w:t>
            </w:r>
          </w:p>
        </w:tc>
      </w:tr>
      <w:tr>
        <w:tc>
          <w:p>
            <w:r>
              <w:t xml:space="preserve">P2</w:t>
            </w:r>
          </w:p>
        </w:tc>
        <w:tc>
          <w:p>
            <w:r>
              <w:t xml:space="preserve">Sync is slow or fails for some folders</w:t>
            </w:r>
          </w:p>
        </w:tc>
        <w:tc>
          <w:p>
            <w:r>
              <w:t xml:space="preserve">4 business hours</w:t>
            </w:r>
          </w:p>
        </w:tc>
      </w:tr>
      <w:tr>
        <w:tc>
          <w:p>
            <w:r>
              <w:t xml:space="preserve">P3</w:t>
            </w:r>
          </w:p>
        </w:tc>
        <w:tc>
          <w:p>
            <w:r>
              <w:t xml:space="preserve">A question about configuration</w:t>
            </w:r>
          </w:p>
        </w:tc>
        <w:tc>
          <w:p>
            <w:r>
              <w:t xml:space="preserve">1 business day</w:t>
            </w:r>
          </w:p>
        </w:tc>
      </w:tr>
      <w:tr>
        <w:tc>
          <w:p>
            <w:r>
              <w:t xml:space="preserve">P4</w:t>
            </w:r>
          </w:p>
        </w:tc>
        <w:tc>
          <w:p>
            <w:r>
              <w:t xml:space="preserve">A feature request</w:t>
            </w:r>
          </w:p>
        </w:tc>
        <w:tc>
          <w:p>
            <w:r>
              <w:t xml:space="preserve">3 business days</w:t>
            </w:r>
          </w:p>
        </w:tc>
      </w:tr>
    </w:tbl>
    <w:p>
      <w:pPr>
        <w:pStyle w:val="Heading1"/>
      </w:pPr>
      <w:r>
        <w:t xml:space="preserve">Availability</w:t>
      </w:r>
    </w:p>
    <w:p>
      <w:r>
        <w:t xml:space="preserve">Brightmoor guarantees an availability of 99.9 percent per calendar month. For each started 0.1 percentage point below that, the customer receives a service credit of 10 percent of the monthly fee, capped at 30 percent of the monthly fee.</w:t>
      </w:r>
    </w:p>
    <w:p>
      <w:pPr>
        <w:pStyle w:val="Heading1"/>
      </w:pPr>
      <w:r>
        <w:t xml:space="preserve">Maintenance windows</w:t>
      </w:r>
    </w:p>
    <w:p>
      <w:r>
        <w:t xml:space="preserve">Planned maintenance takes place on Sundays between 02:00 and 05:00 CET and is announced at least 5 days in advance.</w:t>
      </w:r>
    </w:p>
    <w:p>
      <w:pPr>
        <w:pStyle w:val="Heading1"/>
      </w:pPr>
      <w:r>
        <w:t xml:space="preserve">Term and termination</w:t>
      </w:r>
    </w:p>
    <w:p>
      <w:r>
        <w:t xml:space="preserve">The agreement renews every 12 months. Either party may terminate it with </w:t>
      </w:r>
      <w:del w:author="Legal" w:id="1">
        <w:r>
          <w:delText xml:space="preserve">four weeks'</w:delText>
        </w:r>
      </w:del>
      <w:ins w:author="Legal" w:id="2">
        <w:r>
          <w:t xml:space="preserve">three months'</w:t>
        </w:r>
      </w:ins>
      <w:r>
        <w:t xml:space="preserve"> notice to the end of a calendar quarter.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Title">
    <w:name w:val="Title"/>
    <w:basedOn w:val="Normal"/>
    <w:rPr>
      <w:b/>
      <w:sz w:val="52"/>
    </w:rPr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6"/>
    </w:rPr>
  </w:style>
  <w:style w:type="paragraph" w:styleId="ListParagraph">
    <w:name w:val="List Paragraph"/>
    <w:basedOn w:val="Normal"/>
  </w:style>
  <w:style w:type="paragraph" w:styleId="Code">
    <w:name w:val="Code"/>
    <w:basedOn w:val="Normal"/>
    <w:rPr>
      <w:rFonts w:ascii="Consolas" w:hAnsi="Consolas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87abfb4629f449d" /><Relationship Type="http://schemas.openxmlformats.org/officeDocument/2006/relationships/numbering" Target="/word/numbering.xml" Id="R62123f236baf4f8f" /></Relationships>
</file>